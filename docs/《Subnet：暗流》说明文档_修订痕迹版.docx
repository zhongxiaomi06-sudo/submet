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8EA8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《Subnet：暗流》—— 运行在 Bittensor 上的功能型子网说明文档</w:t>
      </w:r>
    </w:p>
    <w:p w14:paraId="193027E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一句话定位</w:t>
      </w:r>
      <w:bookmarkEnd w:id="0"/>
    </w:p>
    <w:p w14:paraId="17DE31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“我们做了一个 Bittensor 子网，名字叫 </w:t>
      </w:r>
      <w:r>
        <w:rPr>
          <w:rFonts w:ascii="Arial" w:hAnsi="Arial" w:eastAsia="等线" w:cs="Arial"/>
          <w:b/>
          <w:sz w:val="22"/>
        </w:rPr>
        <w:t>Undercurrent</w:t>
      </w:r>
      <w:r>
        <w:rPr>
          <w:rFonts w:ascii="Arial" w:hAnsi="Arial" w:eastAsia="等线" w:cs="Arial"/>
          <w:sz w:val="22"/>
        </w:rPr>
        <w:t>（中文《暗流》）。</w:t>
        <w:br w:type="textWrapping"/>
        <w:t xml:space="preserve">它出售的不是一个AI模型，而是一套 </w:t>
      </w:r>
      <w:r>
        <w:rPr>
          <w:rFonts w:ascii="Arial" w:hAnsi="Arial" w:eastAsia="等线" w:cs="Arial"/>
          <w:b/>
          <w:sz w:val="22"/>
        </w:rPr>
        <w:t>‘用经济博弈验证数据质量’的机制</w:t>
      </w:r>
      <w:r>
        <w:rPr>
          <w:rFonts w:ascii="Arial" w:hAnsi="Arial" w:eastAsia="等线" w:cs="Arial"/>
          <w:sz w:val="22"/>
        </w:rPr>
        <w:t>。</w:t>
        <w:br w:type="textWrapping"/>
        <w:t>我们同时做了一款同名网页游戏——</w:t>
      </w:r>
      <w:r>
        <w:rPr>
          <w:rFonts w:ascii="Arial" w:hAnsi="Arial" w:eastAsia="等线" w:cs="Arial"/>
          <w:b/>
          <w:sz w:val="22"/>
        </w:rPr>
        <w:t>游戏不是娱乐产品，而是这个子网的经济模型可视化操作台</w:t>
      </w:r>
      <w:r>
        <w:rPr>
          <w:rFonts w:ascii="Arial" w:hAnsi="Arial" w:eastAsia="等线" w:cs="Arial"/>
          <w:sz w:val="22"/>
        </w:rPr>
        <w:t>。</w:t>
        <w:br w:type="textWrapping"/>
        <w:t>任何人玩一局游戏，就能理解矿工、验证者、审计、罚没、投票如何运作；而游戏中的每一局数据，都会被用来持续优化子网的AI审计能力。</w:t>
        <w:br w:type="textWrapping"/>
        <w:t>一句话：</w:t>
      </w:r>
      <w:r>
        <w:rPr>
          <w:rFonts w:ascii="Arial" w:hAnsi="Arial" w:eastAsia="等线" w:cs="Arial"/>
          <w:b/>
          <w:sz w:val="22"/>
        </w:rPr>
        <w:t>我们把信任生产的过程，做成了可玩的游戏，并把它变成了一条Bittensor子网。</w:t>
      </w:r>
      <w:r>
        <w:rPr>
          <w:rFonts w:ascii="Arial" w:hAnsi="Arial" w:eastAsia="等线" w:cs="Arial"/>
          <w:sz w:val="22"/>
        </w:rPr>
        <w:t>”</w:t>
      </w:r>
      <w:r>
        <w:br w:type="textWrapping"/>
      </w:r>
      <w:ins w:id="1000" w:author="AI Assistant" w:date="2026-05-23T00:00:00Z">
        <w:r>
          <w:rPr>
            <w:rFonts w:ascii="Arial" w:hAnsi="Arial" w:eastAsia="等线" w:cs="Arial"/>
            <w:sz w:val="22"/>
          </w:rPr>
          <w:t>【评审版一句话定位】Undercurrent 是一个在 Bittensor 上提供“监督数据质量验证”的功能型子网：矿工提交结构化监督数据包，验证者用确定性规则 + 动态抽检 + 挑战仲裁给出质量分；子网输出可调用的质量评分 API 与可复用的审计策略。</w:t>
        </w:r>
      </w:ins>
      <w:r>
        <w:br w:type="textWrapping"/>
      </w:r>
      <w:ins w:id="1001" w:author="AI Assistant" w:date="2026-05-23T00:00:00Z">
        <w:r>
          <w:rPr>
            <w:rFonts w:ascii="Arial" w:hAnsi="Arial" w:eastAsia="等线" w:cs="Arial"/>
            <w:sz w:val="22"/>
          </w:rPr>
          <w:t>（注：小模型只作为风险引擎输出 risk_score，用于抽检概率/押金/审计深度，不参与最终裁判。）</w:t>
        </w:r>
      </w:ins>
    </w:p>
    <w:p w14:paraId="63B1A3F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一、子网定位：Undercurrent 到底是什么？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C714FFE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864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09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E55ADE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5F1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子网名称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14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Undercurrent（中文品牌名《Subnet：暗流》）</w:t>
            </w:r>
          </w:p>
        </w:tc>
      </w:tr>
      <w:tr w14:paraId="3DE3AB1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95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子网类型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28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功能型子网（非游戏子网）</w:t>
            </w:r>
          </w:p>
        </w:tc>
      </w:tr>
      <w:tr w14:paraId="268274D6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CD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核心数字商品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43D96">
            <w:pPr>
              <w:spacing w:before="120" w:after="120" w:line="288" w:lineRule="auto"/>
              <w:ind w:left="0"/>
              <w:jc w:val="left"/>
            </w:pPr>
            <w:del w:id="1010" w:author="AI Assistant" w:date="2026-05-23T00:00:00Z">
              <w:r>
                <w:rPr>
                  <w:rFonts w:ascii="Arial" w:hAnsi="Arial" w:eastAsia="等线" w:cs="Arial"/>
                  <w:sz w:val="22"/>
                </w:rPr>
                <w:delText>① 结构化博弈数据集（含标签、审计轨迹、作弊惩罚记录）② AI 质量验证 API（输入任意数据，输出可信度评分）③ 可参数化的规则模板（其他子网可一键部署类似机制）④ 游戏内衍生资产（NFT 徽章、技能卡牌、文创内容）</w:delText>
              </w:r>
            </w:del>
            <w:ins w:id="1011" w:author="AI Assistant" w:date="2026-05-23T00:00:00Z">
              <w:r>
                <w:rPr>
                  <w:rFonts w:ascii="Arial" w:hAnsi="Arial" w:eastAsia="等线" w:cs="Arial"/>
                  <w:sz w:val="22"/>
                </w:rPr>
                <w:t>Commodity-1：监督数据包（标签 + 元数据 + 生成证明/日志 + 哈希上链）。Commodity-2：可复用规则模板/审计策略（可选，后期）。对外售卖：游戏包（交互前端 + 数据采集器 + 机制演示台）与“可跑的机制配置包”（参数模板 + evidence pack + 复现脚本）。</w:t>
              </w:r>
            </w:ins>
          </w:p>
        </w:tc>
      </w:tr>
      <w:tr w14:paraId="3518B1CA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2E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目标客户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DC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创业公司（需要低成本高质量标注数据）Web3 游戏（需要链上信誉系统）其他 Bittensor 子网（需要抗作弊规则模板）</w:t>
            </w:r>
          </w:p>
        </w:tc>
      </w:tr>
    </w:tbl>
    <w:p w14:paraId="2CBCFC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关键区别</w:t>
      </w:r>
      <w:r>
        <w:rPr>
          <w:rFonts w:ascii="Arial" w:hAnsi="Arial" w:eastAsia="等线" w:cs="Arial"/>
          <w:sz w:val="22"/>
        </w:rPr>
        <w:t xml:space="preserve">：传统子网卖“算力”或“模型”，我们卖 </w:t>
      </w:r>
      <w:r>
        <w:rPr>
          <w:rFonts w:ascii="Arial" w:hAnsi="Arial" w:eastAsia="等线" w:cs="Arial"/>
          <w:b/>
          <w:sz w:val="22"/>
        </w:rPr>
        <w:t>“信任验证流程本身”</w:t>
      </w:r>
      <w:r>
        <w:rPr>
          <w:rFonts w:ascii="Arial" w:hAnsi="Arial" w:eastAsia="等线" w:cs="Arial"/>
          <w:sz w:val="22"/>
        </w:rPr>
        <w:t>。</w:t>
      </w:r>
    </w:p>
    <w:p w14:paraId="438147B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🎮 二、游戏《Subnet：暗流》与子网的关系</w:t>
      </w:r>
      <w:bookmarkEnd w:id="2"/>
    </w:p>
    <w:p w14:paraId="46DFC6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 = 子网的交互式前端 + 经济模型的沙盘演示 + 数据反馈入口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E160E35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FF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游戏中的元素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0A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对应子网中的真实组件</w:t>
            </w:r>
          </w:p>
        </w:tc>
      </w:tr>
      <w:tr w14:paraId="0D6A462E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1D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矿工玩家提交“数据卡”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51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Miner 提交带标签的数据集（哈希上链）。这些数据</w:t>
            </w:r>
            <w:r>
              <w:rPr>
                <w:rFonts w:ascii="Arial" w:hAnsi="Arial" w:eastAsia="等线" w:cs="Arial"/>
                <w:b/>
                <w:sz w:val="22"/>
              </w:rPr>
              <w:t>来自真实用户的游戏行为</w:t>
            </w:r>
            <w:r>
              <w:rPr>
                <w:rFonts w:ascii="Arial" w:hAnsi="Arial" w:eastAsia="等线" w:cs="Arial"/>
                <w:sz w:val="22"/>
              </w:rPr>
              <w:t>（如：对战结果、技能使用偏好、社交互动）</w:t>
            </w:r>
          </w:p>
        </w:tc>
      </w:tr>
      <w:tr w14:paraId="7FF50AB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E3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验证者玩家支付筹码审计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EB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Validator 支付质押代币，触发智能合约审计</w:t>
            </w:r>
          </w:p>
        </w:tc>
      </w:tr>
      <w:tr w14:paraId="6F724E0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68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作弊者修改真实质量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8D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链上通过 TEE 或提交虚假数据被挑战</w:t>
            </w:r>
          </w:p>
        </w:tc>
      </w:tr>
      <w:tr w14:paraId="537FA708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AB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子网所有者调用大模型分析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43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子网拥有者付费使用 AI 辅助验证服务</w:t>
            </w:r>
          </w:p>
        </w:tc>
      </w:tr>
      <w:tr w14:paraId="759C2578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AD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投票决定合约是否达成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55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Validator 和 Miner 通过质押权重投票决定参数更新</w:t>
            </w:r>
          </w:p>
        </w:tc>
      </w:tr>
      <w:tr w14:paraId="68CCCF9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66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筹码增减、排行榜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F30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子网原生代币（alpha token）的余额与奖励分配</w:t>
            </w:r>
          </w:p>
        </w:tc>
      </w:tr>
    </w:tbl>
    <w:p w14:paraId="2154C1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游戏不是凭空娱乐</w:t>
      </w:r>
      <w:r>
        <w:rPr>
          <w:rFonts w:ascii="Arial" w:hAnsi="Arial" w:eastAsia="等线" w:cs="Arial"/>
          <w:sz w:val="22"/>
        </w:rPr>
        <w:t>：每一局游戏产生的博弈数据（谁作弊、谁审计、谁投票、最终排名）都会被记录在链上，形成</w:t>
      </w:r>
      <w:r>
        <w:rPr>
          <w:rFonts w:ascii="Arial" w:hAnsi="Arial" w:eastAsia="等线" w:cs="Arial"/>
          <w:b/>
          <w:sz w:val="22"/>
        </w:rPr>
        <w:t>真实且可追溯的训练集</w:t>
      </w:r>
      <w:r>
        <w:rPr>
          <w:rFonts w:ascii="Arial" w:hAnsi="Arial" w:eastAsia="等线" w:cs="Arial"/>
          <w:sz w:val="22"/>
        </w:rPr>
        <w:t>，用于持续微调子网的 AI 验证模型。同时，这些数据</w:t>
      </w:r>
      <w:r>
        <w:rPr>
          <w:rFonts w:ascii="Arial" w:hAnsi="Arial" w:eastAsia="等线" w:cs="Arial"/>
          <w:b/>
          <w:sz w:val="22"/>
        </w:rPr>
        <w:t>反过来驱动游戏本身的进化</w:t>
      </w:r>
      <w:r>
        <w:rPr>
          <w:rFonts w:ascii="Arial" w:hAnsi="Arial" w:eastAsia="等线" w:cs="Arial"/>
          <w:sz w:val="22"/>
        </w:rPr>
        <w:t>：例如，高信誉的矿工会获得更好的技能卡牌，作弊者的角色会被削弱。</w:t>
      </w:r>
    </w:p>
    <w:p w14:paraId="3A2F60D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🔁 三、完整工作流（含 Web3 游戏强参与）</w:t>
      </w:r>
      <w:bookmarkEnd w:id="3"/>
    </w:p>
    <w:p w14:paraId="63C5406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第 0 步：质押与角色注册</w:t>
      </w:r>
      <w:bookmarkEnd w:id="4"/>
    </w:p>
    <w:p w14:paraId="3DC9CC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任何地址质押最低 15 TAO 即可成为 Miner，质押 20 TAO 成为 Validator。</w:t>
        <w:br w:type="textWrapping"/>
        <w:t>- 子网所有者部署初始参数（审计费、罚款系数、奖励分配模式等）。</w:t>
      </w:r>
      <w:r>
        <w:br w:type="textWrapping"/>
      </w:r>
      <w:ins w:id="1020" w:author="AI Assistant" w:date="2026-05-23T00:00:00Z">
        <w:r>
          <w:rPr>
            <w:rFonts w:ascii="Arial" w:hAnsi="Arial" w:eastAsia="等线" w:cs="Arial"/>
            <w:sz w:val="22"/>
          </w:rPr>
          <w:t>【验证成本漏斗（子网版）】Stage 1 静态检查：格式/签名/重复/commit 校验（便宜）→ Stage 2 基准评测：在正确版本/留出集上必须通过（Pclean gating）→ Stage 3 风险驱动动态抽检：p_audit = p0 + k·risk_score（中等）→ Stage 4 挑战仲裁：证据包复现 + 深审（昂贵，仅对少量样本）。</w:t>
        </w:r>
      </w:ins>
      <w:r>
        <w:br w:type="textWrapping"/>
      </w:r>
      <w:ins w:id="1021" w:author="AI Assistant" w:date="2026-05-23T00:00:00Z">
        <w:r>
          <w:rPr>
            <w:rFonts w:ascii="Arial" w:hAnsi="Arial" w:eastAsia="等线" w:cs="Arial"/>
            <w:sz w:val="22"/>
          </w:rPr>
          <w:t>【反抄袭（commit-reveal）】先提交 commit(hash)，延迟 reveal 明文数据与生成日志；未 reveal 视为无效；相同样本按 first-to-chain 判定归属。</w:t>
        </w:r>
      </w:ins>
    </w:p>
    <w:p w14:paraId="16AC270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第 1 步：数据贡献（Miner）</w:t>
      </w:r>
      <w:bookmarkEnd w:id="5"/>
    </w:p>
    <w:p w14:paraId="73022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Miner 提交的数据包内容</w:t>
      </w:r>
      <w:r>
        <w:rPr>
          <w:rFonts w:ascii="Arial" w:hAnsi="Arial" w:eastAsia="等线" w:cs="Arial"/>
          <w:sz w:val="22"/>
        </w:rPr>
        <w:t>：来自《Subnet：暗流》游戏中的玩家行为数据，例如：</w:t>
        <w:br w:type="textWrapping"/>
        <w:t xml:space="preserve">  玩家对局记录（谁胜谁负、用了哪些技能）</w:t>
        <w:br w:type="textWrapping"/>
        <w:t xml:space="preserve">  玩家投票记录（在审计挑战中的投票选择）</w:t>
        <w:br w:type="textWrapping"/>
        <w:t xml:space="preserve">  玩家交易记录（游戏内道具的买卖）</w:t>
        <w:br w:type="textWrapping"/>
        <w:t xml:space="preserve">  玩家反馈标签（如“这个审计结果公平/不公平”）</w:t>
        <w:br w:type="textWrapping"/>
        <w:t xml:space="preserve">- 每个数据包必须开源，格式为 </w:t>
      </w:r>
      <w:r>
        <w:rPr>
          <w:rFonts w:ascii="Consolas" w:hAnsi="Consolas" w:eastAsia="Consolas" w:cs="Consolas"/>
          <w:sz w:val="22"/>
          <w:shd w:val="clear" w:fill="EFF0F1"/>
        </w:rPr>
        <w:t>{ "game_action": string, "label": int, "meta": { "source": string, "annotation_policy": string } }</w:t>
      </w:r>
      <w:r>
        <w:rPr>
          <w:rFonts w:ascii="Arial" w:hAnsi="Arial" w:eastAsia="等线" w:cs="Arial"/>
          <w:sz w:val="22"/>
        </w:rPr>
        <w:t>。</w:t>
        <w:br w:type="textWrapping"/>
        <w:t xml:space="preserve">- </w:t>
      </w:r>
      <w:r>
        <w:rPr>
          <w:rFonts w:ascii="Arial" w:hAnsi="Arial" w:eastAsia="等线" w:cs="Arial"/>
          <w:b/>
          <w:sz w:val="22"/>
        </w:rPr>
        <w:t>防重复机制</w:t>
      </w:r>
      <w:r>
        <w:rPr>
          <w:rFonts w:ascii="Arial" w:hAnsi="Arial" w:eastAsia="等线" w:cs="Arial"/>
          <w:sz w:val="22"/>
        </w:rPr>
        <w:t>：采用“矿工自证 + 挑战”方案（详见第五节）。矿工提交时需质押少量代币声明“数据不与历史重复”，他人可发起挑战，由随机仲裁员判定。</w:t>
      </w:r>
    </w:p>
    <w:p w14:paraId="1BA2E5B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第 2 步：验证与审计（Validator）</w:t>
      </w:r>
      <w:bookmarkEnd w:id="6"/>
    </w:p>
    <w:p w14:paraId="5A7D39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Validator 使用链下 Ground Truth（例如已知公平性的游戏记录）自动计算每个数据包的质量分数。</w:t>
        <w:br w:type="textWrapping"/>
        <w:t>- 可选：Validator 支付审计费，要求 Miner 出示数据生成日志（深度审计）。</w:t>
      </w:r>
    </w:p>
    <w:p w14:paraId="6DA480FD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第 3 步：排名与奖励</w:t>
      </w:r>
      <w:bookmarkEnd w:id="7"/>
    </w:p>
    <w:p w14:paraId="1DC0F7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合约聚合所有 Validator 的分数，去除极端值后计算排名。</w:t>
        <w:br w:type="textWrapping"/>
        <w:t>- 按预设的“赢家通吃”或“排名奖励”规则，从子网池子中分配 TAO/alpha 代币。</w:t>
      </w:r>
    </w:p>
    <w:p w14:paraId="39701A3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第 4 步：挑战与惩罚（反作弊核心）</w:t>
      </w:r>
      <w:bookmarkEnd w:id="8"/>
    </w:p>
    <w:p w14:paraId="6EA0C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任何人在挑战期内质押代币发起“挑战”，指控某 Validator 打分不公或某 Miner 数据造假。</w:t>
        <w:br w:type="textWrapping"/>
        <w:t>- 随机抽取 3 位在线 Validator 作为陪审团二次仲裁。</w:t>
        <w:br w:type="textWrapping"/>
        <w:t>- 挑战成功：作弊方罚没质押，挑战者获得奖励；失败则挑战者损失质押。</w:t>
      </w:r>
    </w:p>
    <w:p w14:paraId="670513A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第 5 步：数据再利用与游戏反馈（Web3 游戏强参与）</w:t>
      </w:r>
      <w:bookmarkEnd w:id="9"/>
    </w:p>
    <w:p w14:paraId="6D4FD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AI 模型持续进化</w:t>
      </w:r>
      <w:r>
        <w:rPr>
          <w:rFonts w:ascii="Arial" w:hAnsi="Arial" w:eastAsia="等线" w:cs="Arial"/>
          <w:sz w:val="22"/>
        </w:rPr>
        <w:t>：本轮所有有效数据（包括挑战记录）被喂给一个持续微调的 AI 模型，用于下一轮辅助验证（例如预测哪些矿工更容易作弊）。</w:t>
        <w:br w:type="textWrapping"/>
        <w:t xml:space="preserve">- </w:t>
      </w:r>
      <w:r>
        <w:rPr>
          <w:rFonts w:ascii="Arial" w:hAnsi="Arial" w:eastAsia="等线" w:cs="Arial"/>
          <w:b/>
          <w:sz w:val="22"/>
        </w:rPr>
        <w:t>游戏技能动态调整</w:t>
      </w:r>
      <w:r>
        <w:rPr>
          <w:rFonts w:ascii="Arial" w:hAnsi="Arial" w:eastAsia="等线" w:cs="Arial"/>
          <w:sz w:val="22"/>
        </w:rPr>
        <w:t>：</w:t>
        <w:br w:type="textWrapping"/>
        <w:t xml:space="preserve">  根据 Miner 的历史诚实率，游戏内其角色的“可信度”属性会变化，影响其技能卡牌强度。</w:t>
        <w:br w:type="textWrapping"/>
        <w:t xml:space="preserve">  作弊者的游戏角色会获得负面状态（如被所有玩家投票时票数权重降低）。</w:t>
        <w:br w:type="textWrapping"/>
        <w:t xml:space="preserve">  优秀验证者会获得“仲裁者”皮肤或特殊头像框（NFT）。</w:t>
        <w:br w:type="textWrapping"/>
        <w:t xml:space="preserve">- </w:t>
      </w:r>
      <w:r>
        <w:rPr>
          <w:rFonts w:ascii="Arial" w:hAnsi="Arial" w:eastAsia="等线" w:cs="Arial"/>
          <w:b/>
          <w:sz w:val="22"/>
        </w:rPr>
        <w:t>文创内容自动生成</w:t>
      </w:r>
      <w:r>
        <w:rPr>
          <w:rFonts w:ascii="Arial" w:hAnsi="Arial" w:eastAsia="等线" w:cs="Arial"/>
          <w:sz w:val="22"/>
        </w:rPr>
        <w:t>：子网所有者定期发起“博弈故事挑战”，玩家可根据链上数据创作漫画/短文，获胜作品铸造成 NFT，版税回馈创作者和子网。</w:t>
      </w:r>
    </w:p>
    <w:p w14:paraId="447C3A4C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第 6 步：参数流动（规则可演化）</w:t>
      </w:r>
      <w:bookmarkEnd w:id="10"/>
    </w:p>
    <w:p w14:paraId="0CC261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子网所有者或 DAO 可以发起“参数修改提案”（例如提高虚报罚款）。</w:t>
        <w:br w:type="textWrapping"/>
        <w:t>- 需要 &gt;2/3 的 Validator 投票通过，下一轮立即生效。</w:t>
      </w:r>
    </w:p>
    <w:p w14:paraId="6927F9B6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 xml:space="preserve"> 四、游戏如何帮助子网“省钱且最大化数据利用”？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24F8D9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4C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4F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传统做法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8A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我们的做法（通过游戏）</w:t>
            </w:r>
          </w:p>
        </w:tc>
      </w:tr>
      <w:tr w14:paraId="3B97CD1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E86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获取高质量标注数据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DB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雇佣标注团队，成本高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0B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全球 Miner 竞争提交游戏行为数据，只需代币激励</w:t>
            </w:r>
          </w:p>
        </w:tc>
      </w:tr>
      <w:tr w14:paraId="226BAB5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A1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验证数据质量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899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 QC 团队，人力和偏差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0F4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Validator + 挑战机制，经济博弈保证客观</w:t>
            </w:r>
          </w:p>
        </w:tc>
      </w:tr>
      <w:tr w14:paraId="3AC6192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05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训练 AI 审计模型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46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购买公开数据集，缺乏博弈痕迹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C5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游戏产生的真实博弈数据直接用于训练</w:t>
            </w:r>
          </w:p>
        </w:tc>
      </w:tr>
      <w:tr w14:paraId="789657C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34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让用户理解子网规则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F2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写白皮书，没人读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25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玩一局游戏（5分钟），直观理解</w:t>
            </w:r>
          </w:p>
        </w:tc>
      </w:tr>
      <w:tr w14:paraId="7139CEB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00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产生额外收入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59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5E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售卖游戏内 NFT、文创、规则模板授权</w:t>
            </w:r>
          </w:p>
        </w:tc>
      </w:tr>
    </w:tbl>
    <w:p w14:paraId="78B4E1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核心公式</w:t>
      </w:r>
      <w:r>
        <w:rPr>
          <w:rFonts w:ascii="Arial" w:hAnsi="Arial" w:eastAsia="等线" w:cs="Arial"/>
          <w:sz w:val="22"/>
        </w:rPr>
        <w:t>：</w:t>
        <w:br w:type="textWrapping"/>
        <w:t>用户（Miner/Validator）为了赚取代币而参与博弈 → 博弈行为产生高质量带标签数据 → 这些数据被用于训练 AI 验证模型 → AI 模型让子网审计更便宜 → 更便宜的服务吸引更多用户 → 更多用户产生更多数据 → 飞轮加速。</w:t>
      </w:r>
    </w:p>
    <w:p w14:paraId="39D0DD5F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五、反作弊与防抄袭</w:t>
      </w:r>
      <w:bookmarkEnd w:id="12"/>
    </w:p>
    <w:p w14:paraId="2EE3E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我们采用 </w:t>
      </w:r>
      <w:r>
        <w:rPr>
          <w:rFonts w:ascii="Arial" w:hAnsi="Arial" w:eastAsia="等线" w:cs="Arial"/>
          <w:b/>
          <w:sz w:val="22"/>
        </w:rPr>
        <w:t>“矿工自证 + 挑战仲裁”</w:t>
      </w:r>
      <w:r>
        <w:rPr>
          <w:rFonts w:ascii="Arial" w:hAnsi="Arial" w:eastAsia="等线" w:cs="Arial"/>
          <w:sz w:val="22"/>
        </w:rPr>
        <w:t xml:space="preserve"> 机制替代传统的主动相似度检测，以解决可扩展性和抗变换问题。</w:t>
      </w:r>
    </w:p>
    <w:p>
      <w:pPr>
        <w:spacing w:before="120" w:after="120" w:line="288" w:lineRule="auto"/>
        <w:ind w:left="0"/>
        <w:jc w:val="left"/>
      </w:pPr>
      <w:ins w:id="1030" w:author="AI Assistant" w:date="2026-05-23T00:00:00Z">
        <w:r>
          <w:rPr>
            <w:rFonts w:ascii="Arial" w:hAnsi="Arial" w:eastAsia="等线" w:cs="Arial"/>
            <w:sz w:val="22"/>
          </w:rPr>
          <w:t>【挑战证据包（标准化）】挑战必须提交 evidence.json（指控类型/样本id/对照哈希/版本号/随机种子）、repro_steps.md（复现步骤与校验脚本）、artifacts/（最小化日志片段）。仲裁按漏斗执行：先静态校验 → 再抽样一致性测试 → 最后才进入深审；并对恶意挑战者引入信誉衰减与挑战冷却期，防止成本攻击。</w:t>
        </w:r>
      </w:ins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2BD088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93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攻击方式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72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防御机制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74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惩罚</w:t>
            </w:r>
          </w:p>
        </w:tc>
      </w:tr>
      <w:tr w14:paraId="437E8E4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86A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数据重复提交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58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自证声明 + 质押</w:t>
            </w:r>
            <w:r>
              <w:rPr>
                <w:rFonts w:ascii="Arial" w:hAnsi="Arial" w:eastAsia="等线" w:cs="Arial"/>
                <w:sz w:val="22"/>
              </w:rPr>
              <w:t>：矿工声明数据为原创并质押 2 筹码。他人可质押 5 筹码发起挑战，由 3 名随机 Validator 仲裁。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C5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挑战成功：矿工罚没质押（70% 奖励挑战者，30% 入公共池）；挑战失败：挑战者损失质押</w:t>
            </w:r>
          </w:p>
        </w:tc>
      </w:tr>
      <w:tr w14:paraId="5A5D887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76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抄袭开源数据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2C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强制开源 + 协议声明；任何公开数据均可比对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4B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罚没全部质押，永久封号</w:t>
            </w:r>
          </w:p>
        </w:tc>
      </w:tr>
      <w:tr w14:paraId="4AB1860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B3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验证者合谋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9B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随机抽检 + 挑战机制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A57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合谋者罚没 50% 质押，奖励挑战者</w:t>
            </w:r>
          </w:p>
        </w:tc>
      </w:tr>
      <w:tr w14:paraId="13D56D6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B8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模型过拟合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4F1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使用私有留出集盲测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DC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取消本轮奖励</w:t>
            </w:r>
          </w:p>
        </w:tc>
      </w:tr>
      <w:tr w14:paraId="1163A38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D1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女巫攻击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1A5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每个身份需验证邮箱/GitHub 或小额质押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B14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关联账户全部罚没</w:t>
            </w:r>
          </w:p>
        </w:tc>
      </w:tr>
    </w:tbl>
    <w:p w14:paraId="46B32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自证+挑战机制的数值参数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8E9DED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EF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1E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36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8B903D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DE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原创声明质押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E2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B1F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与审计费用相同量级</w:t>
            </w:r>
          </w:p>
        </w:tc>
      </w:tr>
      <w:tr w14:paraId="369EEFA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2D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挑战质押门槛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84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 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BD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高于声明质押，防止恶意挑战</w:t>
            </w:r>
          </w:p>
        </w:tc>
      </w:tr>
      <w:tr w14:paraId="2541975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F59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挑战期长度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F7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 个区块（约 20 分钟）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D0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足够发现重复</w:t>
            </w:r>
          </w:p>
        </w:tc>
      </w:tr>
      <w:tr w14:paraId="54ED3BD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8A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仲裁员数量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C7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 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56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平衡公正性与效率</w:t>
            </w:r>
          </w:p>
        </w:tc>
      </w:tr>
      <w:tr w14:paraId="77A94A1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E01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奖励分配（挑战成功）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FA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挑战者 70%，公共池 30%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2F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激励揭发作弊</w:t>
            </w:r>
          </w:p>
        </w:tc>
      </w:tr>
      <w:tr w14:paraId="168393F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F2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奖励分配（挑战失败）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F9C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被挑战矿工 70%，公共池 30%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CA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补偿无辜矿工</w:t>
            </w:r>
          </w:p>
        </w:tc>
      </w:tr>
    </w:tbl>
    <w:p w14:paraId="080D996B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六、商业逻辑：为什么是子网而不是公司？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B4878B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7C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D7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传统公司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43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我们的子网</w:t>
            </w:r>
          </w:p>
        </w:tc>
      </w:tr>
      <w:tr w14:paraId="08FF910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77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数据获取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72C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自建团队或外包，高成本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06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全球 Miner 竞争，成本仅为代币</w:t>
            </w:r>
          </w:p>
        </w:tc>
      </w:tr>
      <w:tr w14:paraId="5754E3D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D8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质量验证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CCB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 QC，主观偏差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3F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经济博弈 + 链上审计，客观透明</w:t>
            </w:r>
          </w:p>
        </w:tc>
      </w:tr>
      <w:tr w14:paraId="0F20FCF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43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模型训练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27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自购 GPU 或云服务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F6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Miner 自带算力，按效果付费</w:t>
            </w:r>
          </w:p>
        </w:tc>
      </w:tr>
      <w:tr w14:paraId="57BEC84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C70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可审计性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D5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黑盒，用户不信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6C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所有记录上链，完全可追溯</w:t>
            </w:r>
          </w:p>
        </w:tc>
      </w:tr>
      <w:tr w14:paraId="1FAFB2F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F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衍生品变现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AA8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需额外团队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33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社区自发创作 NFT，子网收版税</w:t>
            </w:r>
          </w:p>
        </w:tc>
      </w:tr>
    </w:tbl>
    <w:p w14:paraId="20C24D7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客户案例（假设）</w:t>
      </w:r>
      <w:r>
        <w:rPr>
          <w:rFonts w:ascii="Arial" w:hAnsi="Arial" w:eastAsia="等线" w:cs="Arial"/>
          <w:sz w:val="22"/>
        </w:rPr>
        <w:t>：</w:t>
        <w:br w:type="textWrapping"/>
        <w:t xml:space="preserve">- </w:t>
      </w:r>
      <w:r>
        <w:rPr>
          <w:rFonts w:ascii="Arial" w:hAnsi="Arial" w:eastAsia="等线" w:cs="Arial"/>
          <w:b/>
          <w:sz w:val="22"/>
        </w:rPr>
        <w:t>某 Web3 游戏需要反作弊系统</w:t>
      </w:r>
      <w:r>
        <w:rPr>
          <w:rFonts w:ascii="Arial" w:hAnsi="Arial" w:eastAsia="等线" w:cs="Arial"/>
          <w:sz w:val="22"/>
        </w:rPr>
        <w:t>：该游戏将玩家行为数据（如操作频率、胜率曲线）提交到我们的子网 → Miner 竞争标注哪些行为可疑 → 子网输出“作弊概率评分” API → 游戏根据评分自动封禁作弊者。成本比自建反作弊系统降低 70%。</w:t>
        <w:br w:type="textWrapping"/>
        <w:t xml:space="preserve">- </w:t>
      </w:r>
      <w:r>
        <w:rPr>
          <w:rFonts w:ascii="Arial" w:hAnsi="Arial" w:eastAsia="等线" w:cs="Arial"/>
          <w:b/>
          <w:sz w:val="22"/>
        </w:rPr>
        <w:t>某 AI 公司需要“玩家信誉数据集”</w:t>
      </w:r>
      <w:r>
        <w:rPr>
          <w:rFonts w:ascii="Arial" w:hAnsi="Arial" w:eastAsia="等线" w:cs="Arial"/>
          <w:sz w:val="22"/>
        </w:rPr>
        <w:t>：在子网上发布任务 → Miner 贡献来自《暗流》游戏的真实投票、审计、交易数据 → 验证者审计 → 公司购买前 3 名 Miner 的数据包，用于训练自己的信誉模型。</w:t>
      </w:r>
      <w:bookmarkStart w:id="14" w:name="heading_14"/>
    </w:p>
    <w:p w14:paraId="56E1C7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32"/>
        </w:rPr>
        <w:t xml:space="preserve"> 七、Web3 游戏的强参与设计</w:t>
      </w:r>
      <w:bookmarkEnd w:id="14"/>
    </w:p>
    <w:p w14:paraId="00F6E8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《Subnet：暗流》不是一款单机游戏，而是</w:t>
      </w:r>
      <w:r>
        <w:rPr>
          <w:rFonts w:ascii="Arial" w:hAnsi="Arial" w:eastAsia="等线" w:cs="Arial"/>
          <w:b/>
          <w:sz w:val="22"/>
        </w:rPr>
        <w:t>一个需要真实玩家持续参与、贡献、审计、投票的 Web3 经济系统</w:t>
      </w:r>
      <w:r>
        <w:rPr>
          <w:rFonts w:ascii="Arial" w:hAnsi="Arial" w:eastAsia="等线" w:cs="Arial"/>
          <w:sz w:val="22"/>
        </w:rPr>
        <w:t>。强参与体现在：</w:t>
      </w:r>
    </w:p>
    <w:p w14:paraId="783AB0EB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1. 所有玩家都是生态贡献者</w:t>
      </w:r>
      <w:bookmarkEnd w:id="15"/>
    </w:p>
    <w:p w14:paraId="0AF56F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普通玩家可以通过对局产生行为数据（自动成为数据源）。</w:t>
        <w:br w:type="textWrapping"/>
        <w:t>- 高级玩家可以选择成为 Miner，主动提交并标注数据。</w:t>
        <w:br w:type="textWrapping"/>
        <w:t>- 资深玩家可以质押成为 Validator，通过审计赚取收益。</w:t>
      </w:r>
    </w:p>
    <w:p w14:paraId="50643779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2. 游戏进度与链上资产绑定</w:t>
      </w:r>
      <w:bookmarkEnd w:id="16"/>
    </w:p>
    <w:p w14:paraId="30249E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玩家的游戏等级、技能卡牌、皮肤等全部是 NFT，可以在 DEX 交易。</w:t>
        <w:br w:type="textWrapping"/>
        <w:t>- 玩家的“信任分数”（由历史审计准确率、数据真实率决定）直接影响其游戏内投票权重。</w:t>
      </w:r>
    </w:p>
    <w:p w14:paraId="6DE279E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 社区治理驱动游戏更新</w:t>
      </w:r>
      <w:bookmarkEnd w:id="17"/>
    </w:p>
    <w:p w14:paraId="55135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子网参数（如审计费、奖励分配）由 Validator 投票决定，投票结果会立即在游戏 UI 中体现。</w:t>
        <w:br w:type="textWrapping"/>
        <w:t>- 玩家可以发起“新技能卡牌提案”，如果获得足够签名，开发者将其制作成 NFT 并加入游戏。</w:t>
      </w:r>
    </w:p>
    <w:p w14:paraId="70A70CC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 经济飞轮</w:t>
      </w:r>
      <w:bookmarkEnd w:id="18"/>
    </w:p>
    <w:p w14:paraId="1F0F9E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&gt; 玩家玩得越多 → 产生的游戏数据越多 → 子网获得越多的标注数据 → AI 审计模型越准 → 子网服务越便宜 → 更多外部客户购买 API → 子网收入增加 → 代币增值 → 玩家收益更高 → 继续玩。</w:t>
      </w:r>
    </w:p>
    <w:p w14:paraId="26494410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八、附录：一页纸“子网简历”</w:t>
      </w:r>
      <w:bookmarkEnd w:id="19"/>
    </w:p>
    <w:p w14:paraId="52C02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子网名称：Undercurrent（《Subnet：暗流》）</w:t>
        <w:br w:type="textWrapping"/>
        <w:t>类型：功能型子网（游戏行为数据验证 + AI 审计服务）</w:t>
        <w:br w:type="textWrapping"/>
        <w:t>数字商品：</w:t>
        <w:br w:type="textWrapping"/>
        <w:t xml:space="preserve">  - 结构化博弈数据集（含游戏行为、审计轨迹）</w:t>
        <w:br w:type="textWrapping"/>
        <w:t xml:space="preserve">  - AI 验证 API（游戏作弊检测、信誉评分）</w:t>
        <w:br w:type="textWrapping"/>
        <w:t xml:space="preserve">  - 可参数化规则模板</w:t>
        <w:br w:type="textWrapping"/>
        <w:t xml:space="preserve">  - 游戏内 NFT &amp; 文创</w:t>
        <w:br w:type="textWrapping"/>
        <w:t>角色：Miner（数据提供者）、Validator（审计者）、Subnet Owner（规则设定者）</w:t>
        <w:br w:type="textWrapping"/>
        <w:t>激励机制：赢家通吃 / 排名奖励（可配置）</w:t>
        <w:br w:type="textWrapping"/>
        <w:t>反作弊：矿工自证 + 挑战仲裁（感知哈希 + 随机仲裁员）</w:t>
        <w:br w:type="textWrapping"/>
        <w:t>参数流动性：DAO 投票修改参数（子网所有者有紧急调整权，有限制）</w:t>
        <w:br w:type="textWrapping"/>
        <w:t>商业优势：成本比中心化标注低 70%，完全透明可审计</w:t>
        <w:br w:type="textWrapping"/>
        <w:t>Web3 游戏强参与：游戏行为数据驱动子网，子网收益反哺游戏内容</w:t>
      </w:r>
      <w:bookmarkStart w:id="20" w:name="_GoBack"/>
      <w:bookmarkEnd w:id="20"/>
    </w:p>
    <w:sectPr>
      <w:headerReference w:type="default" r:id="rId7"/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C05D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2DA24"/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03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6EF7F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2026-05-23T11:28:00Z</dcterms:created>
  <dc:creator>Apache POI</dc:creator>
  <cp:lastModifiedBy>青衫如故</cp:lastModifiedBy>
  <dcterms:modified xsi:type="dcterms:W3CDTF">2026-05-23T11:29:48Z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{"Label":"1","ContentProducer":"001191110102MACQD9K64010000","ProduceID":"7642924045474221266","ReservedCode1":"","ContentPropagator":"","PropagateID":"","ReservedCode2":""}</vt:lpwstr>
  </property>
  <property fmtid="{D5CDD505-2E9C-101B-9397-08002B2CF9AE}" pid="3" name="KSOProductBuildVer">
    <vt:lpwstr>2052-12.1.25869.25869</vt:lpwstr>
  </property>
  <property fmtid="{D5CDD505-2E9C-101B-9397-08002B2CF9AE}" pid="4" name="ICV">
    <vt:lpwstr>0B62F08133C92B2D2C1F116AB5705A94_42</vt:lpwstr>
  </property>
</Properties>
</file>