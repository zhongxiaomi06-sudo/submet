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EE62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《Subnet：暗流》完整规则文档（测试版 V2.0 修订版）</w:t>
      </w:r>
      <w:r>
        <w:br w:type="textWrapping"/>
      </w:r>
      <w:ins w:id="2000" w:author="AI Assistant" w:date="2026-05-23T00:00:00Z">
        <w:r>
          <w:rPr>
            <w:rFonts w:ascii="Arial" w:hAnsi="Arial" w:eastAsia="等线" w:cs="Arial"/>
            <w:sz w:val="22"/>
          </w:rPr>
          <w:t>【子网化说明（修订）】本规则用于桌游/演示；子网上线时，“随机数/骰子真值”与“主观1-100打分”会替换为可核验的基准评测（VRF 选题 + 隐藏留出集 + 确定性指标），并引入挑战证据包与验证成本漏斗。</w:t>
        </w:r>
      </w:ins>
    </w:p>
    <w:p w14:paraId="122DCA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</w:t>
      </w:r>
      <w:r>
        <w:rPr>
          <w:rFonts w:ascii="Arial" w:hAnsi="Arial" w:eastAsia="等线" w:cs="Arial"/>
          <w:sz w:val="22"/>
        </w:rPr>
        <w:t>：2.0 修订版</w:t>
      </w:r>
    </w:p>
    <w:p w14:paraId="275C50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适用人数</w:t>
      </w:r>
      <w:r>
        <w:rPr>
          <w:rFonts w:ascii="Arial" w:hAnsi="Arial" w:eastAsia="等线" w:cs="Arial"/>
          <w:sz w:val="22"/>
        </w:rPr>
        <w:t>：7人（1子网所有者 + 3验证者 + 4矿工，其中1矿工为初始隐藏叛徒）</w:t>
      </w:r>
    </w:p>
    <w:p w14:paraId="626270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游戏时长</w:t>
      </w:r>
      <w:r>
        <w:rPr>
          <w:rFonts w:ascii="Arial" w:hAnsi="Arial" w:eastAsia="等线" w:cs="Arial"/>
          <w:sz w:val="22"/>
        </w:rPr>
        <w:t>：约60-90分钟，共3轮对局</w:t>
      </w:r>
    </w:p>
    <w:p w14:paraId="47A8C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：个人博弈战，通过数据贡献、审计核查、筹码交易、合约投票等行动积累个人筹码，最终按筹码占比瓜分外部奖励池。</w:t>
      </w:r>
    </w:p>
    <w:p w14:paraId="2A69A0A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167529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一、游戏概述</w:t>
      </w:r>
      <w:bookmarkEnd w:id="0"/>
    </w:p>
    <w:p w14:paraId="5D3EFF8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游戏背景</w:t>
      </w:r>
      <w:bookmarkEnd w:id="1"/>
    </w:p>
    <w:p w14:paraId="776B16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模拟去中心化AI子网博弈生态：子网所有者制定底层经济规则，矿工提供数据与AI服务支撑生态，验证者负责核查矿工服务质量并完成排名。玩家将经历三轮策略博弈，最终通过全员投票判定链上合约是否生效，并根据个人筹码持有量结算最终奖励。</w:t>
      </w:r>
    </w:p>
    <w:p w14:paraId="17AEE5E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胜利规则（纯个人战）</w:t>
      </w:r>
      <w:bookmarkEnd w:id="2"/>
    </w:p>
    <w:p w14:paraId="6BEB3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结束后，所有存活玩家根据最终个人筹码总量占比，瓜分外部奖励池70%（合计84筹码）；子网所有者额外独享外部奖励池30%（合计36筹码）协议费。个人筹码持有量越高，最终结算收益越高，无团队胜利机制。</w:t>
      </w:r>
    </w:p>
    <w:p w14:paraId="49A522E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角色配置与初始筹码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8CF1CCB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F7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61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93D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初始筹码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10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核心能力</w:t>
            </w:r>
          </w:p>
        </w:tc>
      </w:tr>
      <w:tr w14:paraId="6483C18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8B4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39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F5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838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自定义生态激励规则、发起强制审计、调用大模型数据分析；初始投票权重0.5，公开大模型报告后权重提升至1.0</w:t>
            </w:r>
          </w:p>
        </w:tc>
      </w:tr>
      <w:tr w14:paraId="79FFB4DB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12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29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E6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C6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对矿工服务质量评估排名、匿名举报违规矿工、与任意玩家开展匿名筹码交易</w:t>
            </w:r>
          </w:p>
        </w:tc>
      </w:tr>
      <w:tr w14:paraId="6A93C47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19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73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44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47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提交1-5星数据质量声明，可诚实填报或虚报；固定1名初始隐藏叛徒，拥有收编、反叛特殊机制</w:t>
            </w:r>
          </w:p>
        </w:tc>
      </w:tr>
    </w:tbl>
    <w:p w14:paraId="7D0367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公共池初始数值</w:t>
      </w:r>
      <w:r>
        <w:rPr>
          <w:rFonts w:ascii="Arial" w:hAnsi="Arial" w:eastAsia="等线" w:cs="Arial"/>
          <w:sz w:val="22"/>
        </w:rPr>
        <w:t>：所有玩家每人上缴2筹码，合计14筹码</w:t>
      </w:r>
    </w:p>
    <w:p w14:paraId="159D01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外部奖励池总数值</w:t>
      </w:r>
      <w:r>
        <w:rPr>
          <w:rFonts w:ascii="Arial" w:hAnsi="Arial" w:eastAsia="等线" w:cs="Arial"/>
          <w:sz w:val="22"/>
        </w:rPr>
        <w:t>：120筹码（固定分配规则：30%协议费、70%玩家分红）</w:t>
      </w:r>
    </w:p>
    <w:p w14:paraId="2241CB9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A8340D0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二、核心机制速览</w:t>
      </w:r>
      <w:bookmarkEnd w:id="4"/>
      <w:r>
        <w:br w:type="textWrapping"/>
      </w:r>
      <w:ins w:id="2001" w:author="AI Assistant" w:date="2026-05-23T00:00:00Z">
        <w:r>
          <w:rPr>
            <w:rFonts w:ascii="Arial" w:hAnsi="Arial" w:eastAsia="等线" w:cs="Arial"/>
            <w:sz w:val="22"/>
          </w:rPr>
          <w:t>（子网版补充）权重提交：验证者将每个矿工的综合分 S_i 归一化为 w_i，按 tempo 调用 set_weights 上链；并对异常打分执行去极值/一致性惩罚，降低合谋收益。</w:t>
        </w:r>
      </w:ins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14CCE0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E28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47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4A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对应数值</w:t>
            </w:r>
          </w:p>
        </w:tc>
      </w:tr>
      <w:tr w14:paraId="13D4A2A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B3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矿工虚报罚款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3B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矿工填报声明质量高于真实服务质量，判定为虚报违规，执行罚款机制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259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罚没5筹码；审计者得4筹码，公共池增加1筹码</w:t>
            </w:r>
          </w:p>
        </w:tc>
      </w:tr>
      <w:tr w14:paraId="6C48F32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F0D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93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子网所有者对单个矿工发起专项审计需支付手续费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18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1筹码/次，手续费全额归入公共池</w:t>
            </w:r>
          </w:p>
        </w:tc>
      </w:tr>
      <w:tr w14:paraId="4CDA27C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CF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举报奖励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B0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验证者匿名举报矿工虚报，且经审计证实举报有效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2DF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奖励4筹码（从矿工虚报罚款中抵扣）</w:t>
            </w:r>
          </w:p>
        </w:tc>
      </w:tr>
      <w:tr w14:paraId="1BEA306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FBA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验证者合谋惩罚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42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验证者包庇叛徒矿工、恶意合谋，经质疑投票证实违规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40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单名验证者罚没5筹码；子网所有者得3筹码，公共池+2筹码</w:t>
            </w:r>
          </w:p>
        </w:tc>
      </w:tr>
      <w:tr w14:paraId="02E729C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82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每轮代币分配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FF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每轮对局结束从公共池抽取筹码，按角色权重、排名分发奖励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9E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单轮抽取8筹码；矿工占70%、验证者占30%</w:t>
            </w:r>
          </w:p>
        </w:tc>
      </w:tr>
      <w:tr w14:paraId="3E9382D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7AD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F0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子网所有者可消耗筹码调用不同等级数据分析，报告可公开/保密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A86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低端1筹码、中端3筹码、高端6筹码；公开报告可提升投票权重</w:t>
            </w:r>
          </w:p>
        </w:tc>
      </w:tr>
      <w:tr w14:paraId="3D49F25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21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收编与反叛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33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叛徒可收编普通矿工，被收编者可支付赎金脱离，主动揭露反叛将受处罚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88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脱离赎金为贿赂金额2倍；反叛揭露罚没6筹码</w:t>
            </w:r>
          </w:p>
        </w:tc>
      </w:tr>
      <w:tr w14:paraId="1C50FA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43C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合约投票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4D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终局全员投票判定链上合约是否生效，设置固定通过阈值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1A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赞成票数＞总票数2/3，合约正式达成</w:t>
            </w:r>
          </w:p>
        </w:tc>
      </w:tr>
    </w:tbl>
    <w:p w14:paraId="61E72E9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5C93E29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三、完整游戏流程</w:t>
      </w:r>
      <w:bookmarkEnd w:id="5"/>
    </w:p>
    <w:p w14:paraId="01F5751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第0步：初始设置（5分钟）</w:t>
      </w:r>
      <w:bookmarkEnd w:id="6"/>
    </w:p>
    <w:p w14:paraId="7281C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系统随机分配所有玩家角色，每名玩家统一获得15初始筹码；</w:t>
      </w:r>
    </w:p>
    <w:p w14:paraId="468BF8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全体玩家每人向公共池上缴2筹码，公共池初始累计14筹码；</w:t>
      </w:r>
    </w:p>
    <w:p w14:paraId="73276B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子网所有者完成两项初始配置：自定义每轮代币分配权重（默认矿工70%、验证者30%，可微调矿工内部排名分配比例）、设定全局公共目标（例：三轮累计真实贡献总值≥60星）；</w:t>
      </w:r>
    </w:p>
    <w:p w14:paraId="0ADB73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统一记录所有玩家初始筹码数据，对局正式开始。</w:t>
      </w:r>
    </w:p>
    <w:p w14:paraId="39406A7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常规轮次流程（共3轮，每轮15-20分钟）</w:t>
      </w:r>
      <w:bookmarkEnd w:id="7"/>
    </w:p>
    <w:p w14:paraId="178431D0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第1步：矿工提交质量声明（3分钟）</w:t>
      </w:r>
      <w:bookmarkEnd w:id="8"/>
    </w:p>
    <w:p w14:paraId="6CBC71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所有矿工秘密填写1-5星服务质量声明，统一提交给子网所有者；由子网所有者通过随机数/骰子生成每名矿工的</w:t>
      </w:r>
      <w:r>
        <w:rPr>
          <w:rFonts w:ascii="Arial" w:hAnsi="Arial" w:eastAsia="等线" w:cs="Arial"/>
          <w:b/>
          <w:sz w:val="22"/>
        </w:rPr>
        <w:t>真实服务质量（1-5星）</w:t>
      </w:r>
      <w:r>
        <w:rPr>
          <w:rFonts w:ascii="Arial" w:hAnsi="Arial" w:eastAsia="等线" w:cs="Arial"/>
          <w:sz w:val="22"/>
        </w:rPr>
        <w:t>，单独记录声明质量与真实质量数据，全程保密不公开。矿工可诚实填报，也可虚报质量博取更高排名奖励。</w:t>
      </w:r>
      <w:r>
        <w:br w:type="textWrapping"/>
      </w:r>
      <w:ins w:id="2002" w:author="AI Assistant" w:date="2026-05-23T00:00:00Z">
        <w:r>
          <w:rPr>
            <w:rFonts w:ascii="Arial" w:hAnsi="Arial" w:eastAsia="等线" w:cs="Arial"/>
            <w:sz w:val="22"/>
          </w:rPr>
          <w:t>（子网版替换）“真实服务质量”由验证者侧基准评测产生：VRF 选取任务/样本 + 隐藏留出集；必须先通过 Pclean（正确版本/基准集）才进入昂贵抽检与仲裁。</w:t>
        </w:r>
      </w:ins>
    </w:p>
    <w:p w14:paraId="33CEAFE7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第2步：验证者评估排名+匿名操作（3分钟）</w:t>
      </w:r>
      <w:bookmarkEnd w:id="9"/>
    </w:p>
    <w:p w14:paraId="76739E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三名验证者独立为四名矿工打分（1-100分），自主完成矿工排名，全程独立操作、互不沟通。同时可执行两项匿名操作：</w:t>
      </w:r>
      <w:r>
        <w:br w:type="textWrapping"/>
      </w:r>
      <w:ins w:id="2003" w:author="AI Assistant" w:date="2026-05-23T00:00:00Z">
        <w:r>
          <w:rPr>
            <w:rFonts w:ascii="Arial" w:hAnsi="Arial" w:eastAsia="等线" w:cs="Arial"/>
            <w:sz w:val="22"/>
          </w:rPr>
          <w:t>（子网版替换）打分改为确定性指标（重复率/一致性/盲测通过率/抽检通过率/延迟等）+ 共识机制（去极值/与共识偏离惩罚），减少主观空间并抑制验证者合谋。</w:t>
        </w:r>
      </w:ins>
    </w:p>
    <w:p w14:paraId="566D64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免费匿名举报任意矿工虚报（需在审计环节开始前提交，无筹码成本）；</w:t>
      </w:r>
    </w:p>
    <w:p w14:paraId="0CADE3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与任意矿工、玩家开展匿名私下筹码交易，可附加口头约束条件（无系统强制效力）。</w:t>
      </w:r>
    </w:p>
    <w:p w14:paraId="594C1C7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第3步：子网所有者强制审计（可选，3分钟）</w:t>
      </w:r>
      <w:bookmarkEnd w:id="10"/>
    </w:p>
    <w:p w14:paraId="795B93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子网所有者可自主选择审计对象，每审计1名矿工需消耗1筹码手续费，手续费全额归入公共池。审计后揭示矿工真实质量，触发对应奖惩：</w:t>
      </w:r>
    </w:p>
    <w:p w14:paraId="7F20E5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审计证实虚报（声明星数＞真实星数）：矿工罚没5筹码，子网所有者获得4筹码，公共池增加1筹码；</w:t>
      </w:r>
    </w:p>
    <w:p w14:paraId="01EBA5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审计证实诚实填报：仅扣除1筹码审计费归入公共池，无任何奖惩。</w:t>
      </w:r>
    </w:p>
    <w:p w14:paraId="268045BD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第4步：轮次额外代币分配（2分钟）</w:t>
      </w:r>
      <w:bookmarkEnd w:id="11"/>
    </w:p>
    <w:p w14:paraId="0D6295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子网所有者对三名验证者的排名结果取平均值，生成矿工最终官方排名。从公共池取出8筹码进行分配：矿工群体分得70%（5.6筹码），验证者群体分得30%（2.4筹码）。</w:t>
      </w:r>
    </w:p>
    <w:p w14:paraId="398341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内部分配规则（默认）：矿工第1名占40%、第2名占30%、第3名占20%、第4名占10%；验证者分配权重由子网所有者提前设定。</w:t>
      </w:r>
    </w:p>
    <w:p w14:paraId="415E9568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第5步：全局匿名交易阶段（5分钟）</w:t>
      </w:r>
      <w:bookmarkEnd w:id="12"/>
    </w:p>
    <w:p w14:paraId="761724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所有玩家可自由私下协商，完成匿名筹码转账交易。交易可附加个性化条件（如本轮放弃举报、后续投票支持等），所有交易条件仅为口头约定，无强制约束力。本阶段同步开放子网所有者大模型分析权限。</w:t>
      </w:r>
      <w:r>
        <w:br w:type="textWrapping"/>
      </w:r>
      <w:ins w:id="2004" w:author="AI Assistant" w:date="2026-05-23T00:00:00Z">
        <w:r>
          <w:rPr>
            <w:rFonts w:ascii="Arial" w:hAnsi="Arial" w:eastAsia="等线" w:cs="Arial"/>
            <w:sz w:val="22"/>
          </w:rPr>
          <w:t>（子网版补充）若保留“交易/贿赂”作为攻击面，建议在协议层记录为可审计日志，并加限额/延迟披露/冷却期；否则可明确：链上机制不提供该接口，仅作为桌游变量。</w:t>
        </w:r>
      </w:ins>
    </w:p>
    <w:p w14:paraId="1F9F6A04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第6步：大模型数据分析（可选，3分钟，仅子网所有者）</w:t>
      </w:r>
      <w:bookmarkEnd w:id="13"/>
    </w:p>
    <w:p w14:paraId="65D27B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子网所有者可消耗对应筹码，选择三个等级的数据分析服务，报告可自主选择公开或保密：</w:t>
      </w:r>
    </w:p>
    <w:p w14:paraId="043CD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低端分析（1筹码）：输出历史数据偏差最大的2名可疑矿工；</w:t>
      </w:r>
    </w:p>
    <w:p w14:paraId="11B8A8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中端分析（3筹码）：输出2名高概率虚报矿工，并附带可疑度评分；</w:t>
      </w:r>
    </w:p>
    <w:p w14:paraId="7981FE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高端分析（6筹码）：输出最高概率虚报矿工、最高概率收受贿赂的验证者，附带精准置信度。</w:t>
      </w:r>
    </w:p>
    <w:p w14:paraId="49B067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特殊规则：若选择</w:t>
      </w:r>
      <w:r>
        <w:rPr>
          <w:rFonts w:ascii="Arial" w:hAnsi="Arial" w:eastAsia="等线" w:cs="Arial"/>
          <w:b/>
          <w:sz w:val="22"/>
        </w:rPr>
        <w:t>公开分析报告</w:t>
      </w:r>
      <w:r>
        <w:rPr>
          <w:rFonts w:ascii="Arial" w:hAnsi="Arial" w:eastAsia="等线" w:cs="Arial"/>
          <w:sz w:val="22"/>
        </w:rPr>
        <w:t>，子网所有者终局投票权重永久+0.5（从0.5提升至1.0）。</w:t>
      </w:r>
    </w:p>
    <w:p w14:paraId="3E7F8F40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第7步：轮次结算记录</w:t>
      </w:r>
      <w:bookmarkEnd w:id="14"/>
    </w:p>
    <w:p w14:paraId="26A9D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统一记录所有玩家筹码变动数据、全员真实贡献星数（累计计入公共目标进度），完成本轮结算，进入下一轮对局。</w:t>
      </w:r>
    </w:p>
    <w:p w14:paraId="75AEF7AE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三轮结束：最终结算流程（10分钟）</w:t>
      </w:r>
      <w:bookmarkEnd w:id="15"/>
    </w:p>
    <w:p w14:paraId="2CAE1BAC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步骤A：全员矿工强制审计</w:t>
      </w:r>
      <w:bookmarkEnd w:id="16"/>
    </w:p>
    <w:p w14:paraId="7291E1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子网所有者可花费筹码审计全部4名矿工，统一核查所有虚报行为，标记全部违规矿工，锁定最终违规名单。</w:t>
      </w:r>
    </w:p>
    <w:p w14:paraId="3A18E059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步骤B：违规玩家踢出</w:t>
      </w:r>
      <w:bookmarkEnd w:id="17"/>
    </w:p>
    <w:p w14:paraId="65D5E6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子网所有者执行踢出操作，强制踢出所有经审计证实的虚报矿工，同时可自主选择踢出其他可疑玩家。被踢出玩家永久丧失投票权、最终奖励分配资格，判定为出局。</w:t>
      </w:r>
    </w:p>
    <w:p w14:paraId="5B0F76BE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步骤C：验证者最终报告+合谋核查</w:t>
      </w:r>
      <w:bookmarkEnd w:id="18"/>
    </w:p>
    <w:p w14:paraId="22810C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三名验证者分别独立提交「应踢出矿工名单」。子网所有者可消耗2筹码，对疑似合谋包庇的验证者发起质疑，由剩余存活矿工投票判定是否合谋违规。</w:t>
      </w:r>
    </w:p>
    <w:p w14:paraId="1080C1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合谋证实惩罚：涉事验证者罚没5筹码，子网所有者获得3筹码，公共池增加2筹码。</w:t>
      </w:r>
    </w:p>
    <w:p w14:paraId="16A9CB34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步骤D：链上合约投票</w:t>
      </w:r>
      <w:bookmarkEnd w:id="19"/>
    </w:p>
    <w:p w14:paraId="00CCAC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投票资格</w:t>
      </w:r>
      <w:r>
        <w:rPr>
          <w:rFonts w:ascii="Arial" w:hAnsi="Arial" w:eastAsia="等线" w:cs="Arial"/>
          <w:sz w:val="22"/>
        </w:rPr>
        <w:t>：所有未被踢出的矿工、全体验证者、子网所有者</w:t>
      </w:r>
    </w:p>
    <w:p w14:paraId="64CC5D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投票权重</w:t>
      </w:r>
      <w:r>
        <w:rPr>
          <w:rFonts w:ascii="Arial" w:hAnsi="Arial" w:eastAsia="等线" w:cs="Arial"/>
          <w:sz w:val="22"/>
        </w:rPr>
        <w:t>：子网所有者默认0.5，公开过大模型报告则为1.0；其余玩家权重均等</w:t>
      </w:r>
    </w:p>
    <w:p w14:paraId="75061E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通过阈值</w:t>
      </w:r>
      <w:r>
        <w:rPr>
          <w:rFonts w:ascii="Arial" w:hAnsi="Arial" w:eastAsia="等线" w:cs="Arial"/>
          <w:sz w:val="22"/>
        </w:rPr>
        <w:t>：赞成票数＞总有效票数的2/3，合约正式达成</w:t>
      </w:r>
    </w:p>
    <w:p w14:paraId="651DADBA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步骤E：最终奖励分配</w:t>
      </w:r>
      <w:bookmarkEnd w:id="20"/>
    </w:p>
    <w:p w14:paraId="2FA220F4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情况1：合约成功达成</w:t>
      </w:r>
      <w:bookmarkEnd w:id="21"/>
    </w:p>
    <w:p w14:paraId="1BE667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子网所有者固定获取外部奖励池30%（36筹码）协议费；</w:t>
      </w:r>
    </w:p>
    <w:p w14:paraId="3F26E1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剩余70%奖励池（84筹码）+公共池剩余筹码，由所有存活玩家，按照</w:t>
      </w:r>
      <w:r>
        <w:rPr>
          <w:rFonts w:ascii="Arial" w:hAnsi="Arial" w:eastAsia="等线" w:cs="Arial"/>
          <w:b/>
          <w:sz w:val="22"/>
        </w:rPr>
        <w:t>个人最终筹码占比</w:t>
      </w:r>
      <w:r>
        <w:rPr>
          <w:rFonts w:ascii="Arial" w:hAnsi="Arial" w:eastAsia="等线" w:cs="Arial"/>
          <w:sz w:val="22"/>
        </w:rPr>
        <w:t>比例分配。</w:t>
      </w:r>
    </w:p>
    <w:p w14:paraId="00BAC95C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情况2：合约未达成</w:t>
      </w:r>
      <w:bookmarkEnd w:id="22"/>
    </w:p>
    <w:p w14:paraId="777A31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子网所有者依旧全额获取36筹码协议费；</w:t>
      </w:r>
    </w:p>
    <w:p w14:paraId="66642D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奖励池剩余70%份额：50%筹码永久燃烧清空，50%平均发放给所有存活玩家；</w:t>
      </w:r>
    </w:p>
    <w:p w14:paraId="47694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公共池剩余筹码：50%燃烧清空，50%平均分配给所有存活玩家。</w:t>
      </w:r>
    </w:p>
    <w:p w14:paraId="13361EC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C4EBB9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四、核心数值汇总表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4B67F9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6D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数值项目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E3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1E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补充备注</w:t>
            </w:r>
          </w:p>
        </w:tc>
      </w:tr>
      <w:tr w14:paraId="568A6ED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4E0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玩家初始筹码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BB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15筹码/人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FA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全角色统一初始数值</w:t>
            </w:r>
          </w:p>
        </w:tc>
      </w:tr>
      <w:tr w14:paraId="3E3D66A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BD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公共池初始总量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E9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78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7名玩家每人上缴2筹码</w:t>
            </w:r>
          </w:p>
        </w:tc>
      </w:tr>
      <w:tr w14:paraId="45643F9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5D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外部奖励池总量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193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9E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终局全额参与分配</w:t>
            </w:r>
          </w:p>
        </w:tc>
      </w:tr>
      <w:tr w14:paraId="2F9351F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9C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子网所有者协议费占比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AD9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30%（36筹码）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B2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合约达成/未达成均全额获取</w:t>
            </w:r>
          </w:p>
        </w:tc>
      </w:tr>
      <w:tr w14:paraId="7F57A8A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FD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存活玩家分红占比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CB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70%（84筹码）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33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合约生效后按筹码占比分配</w:t>
            </w:r>
          </w:p>
        </w:tc>
      </w:tr>
      <w:tr w14:paraId="406ECF5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DD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矿工虚报罚款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66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6D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审计者得4筹码，公共池+1筹码</w:t>
            </w:r>
          </w:p>
        </w:tc>
      </w:tr>
      <w:tr w14:paraId="34F3D44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FE2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单次审计手续费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02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58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全额归入公共池</w:t>
            </w:r>
          </w:p>
        </w:tc>
      </w:tr>
      <w:tr w14:paraId="6EC3E1C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1C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有效举报奖励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94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EE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从矿工虚报罚款中抵扣，无额外成本</w:t>
            </w:r>
          </w:p>
        </w:tc>
      </w:tr>
      <w:tr w14:paraId="76ED590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EA2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验证者合谋罚没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76A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5筹码/人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E50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子网所有者得3筹码，公共池+2筹码</w:t>
            </w:r>
          </w:p>
        </w:tc>
      </w:tr>
      <w:tr w14:paraId="2C3EEE4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A2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大模型分析费用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ED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1/3/6筹码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2D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低/中/高三档，公开报告提升投票权重</w:t>
            </w:r>
          </w:p>
        </w:tc>
      </w:tr>
      <w:tr w14:paraId="45264EF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01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单轮额外代币总量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78B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E36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公共池支出，矿工7:验证者3分配</w:t>
            </w:r>
          </w:p>
        </w:tc>
      </w:tr>
      <w:tr w14:paraId="153C63E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D8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合约投票通过阈值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1F0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＞2/3有效票数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C0C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无等于达标条件，必须超额通过</w:t>
            </w:r>
          </w:p>
        </w:tc>
      </w:tr>
      <w:tr w14:paraId="58DD9DF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1B0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矿工反叛脱离赎金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4C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贿赂金额×2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E5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被收编者主动脱离需双倍支付</w:t>
            </w:r>
          </w:p>
        </w:tc>
      </w:tr>
      <w:tr w14:paraId="5F25A28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35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反叛揭露罚没筹码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3F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89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反叛行为被揭露后强制执行</w:t>
            </w:r>
          </w:p>
        </w:tc>
      </w:tr>
    </w:tbl>
    <w:p w14:paraId="22F9F6C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72C1A7B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五、游戏测试策略与核心重点</w:t>
      </w:r>
      <w:bookmarkEnd w:id="24"/>
    </w:p>
    <w:p w14:paraId="3865D4F0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5.1 测试核心目标</w:t>
      </w:r>
      <w:bookmarkEnd w:id="25"/>
    </w:p>
    <w:p w14:paraId="6B3EE7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验证规则完整性与可玩性，排查规则过于复杂、逻辑漏洞、流程松散等问题；</w:t>
      </w:r>
    </w:p>
    <w:p w14:paraId="40D919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检验全局数值平衡，排查单一角色强势/弱势、固定必胜策略、数值失衡等问题；</w:t>
      </w:r>
    </w:p>
    <w:p w14:paraId="5F0098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观测玩家策略多样性，验证是否存在多种有效博弈打法，避免玩法单一固化。</w:t>
      </w:r>
    </w:p>
    <w:p w14:paraId="4E499D86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5.2 各环节测试重点与策略疑问</w:t>
      </w:r>
      <w:bookmarkEnd w:id="26"/>
    </w:p>
    <w:p w14:paraId="02F5F36E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1. 矿工声明提交环节</w:t>
      </w:r>
      <w:bookmarkEnd w:id="27"/>
    </w:p>
    <w:p w14:paraId="6363C0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：是否选择虚报、虚报星数差值把控、叛徒身份暴露时机与方式；</w:t>
      </w:r>
    </w:p>
    <w:p w14:paraId="1791C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：5筹码虚报罚款是否阈值过高，是否导致矿工完全放弃虚报策略、玩法单一。</w:t>
      </w:r>
    </w:p>
    <w:p w14:paraId="079D470B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2. 验证者评估与举报环节</w:t>
      </w:r>
      <w:bookmarkEnd w:id="28"/>
    </w:p>
    <w:p w14:paraId="6A2CCA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：是否主动举报叛徒获取奖励、是否选择包庇叛徒私下索贿、是否与矿工合谋套利；</w:t>
      </w:r>
    </w:p>
    <w:p w14:paraId="0CA27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：4筹码举报奖励激励性是否充足、验证者合谋机制是否容易成型、制衡效果是否合理。</w:t>
      </w:r>
    </w:p>
    <w:p w14:paraId="53BEDAF9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 子网所有者审计环节</w:t>
      </w:r>
      <w:bookmarkEnd w:id="29"/>
    </w:p>
    <w:p w14:paraId="4A90B2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：审计目标筛选、审计数量把控、是否依赖大模型分析结果决策；</w:t>
      </w:r>
    </w:p>
    <w:p w14:paraId="5E3CA9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：1筹码审计成本是否合理、子网所有者筹码是否支撑多轮多次审计、审计机制制衡性是否充足。</w:t>
      </w:r>
    </w:p>
    <w:p w14:paraId="296FCCC3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4. 轮次代币分配环节</w:t>
      </w:r>
      <w:bookmarkEnd w:id="30"/>
    </w:p>
    <w:p w14:paraId="78BAFB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：矿工、验证者如何干预排名结果、是否存在勾结刷排名套利空间；</w:t>
      </w:r>
    </w:p>
    <w:p w14:paraId="5A541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：7:3的角色分配比例是否公平、排名权重规则是否清晰无争议。</w:t>
      </w:r>
    </w:p>
    <w:p w14:paraId="67387B04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5. 匿名交易环节</w:t>
      </w:r>
      <w:bookmarkEnd w:id="31"/>
    </w:p>
    <w:p w14:paraId="5F0FB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：贿赂筹码金额设定、交易附加条件设计、玩家之间信任博弈；</w:t>
      </w:r>
    </w:p>
    <w:p w14:paraId="2EE80F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：匿名交易自由度是否过高、是否需要增加第三方托管机制约束交易履约。</w:t>
      </w:r>
    </w:p>
    <w:p w14:paraId="312E24F6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6. 大模型分析环节</w:t>
      </w:r>
      <w:bookmarkEnd w:id="32"/>
    </w:p>
    <w:p w14:paraId="1F671A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：分析功能调用时机、报告公开/保密选择、是否依赖分析结果决策；</w:t>
      </w:r>
    </w:p>
    <w:p w14:paraId="7E4FE0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：三档分析费用性价比是否合理、高端分析是否存在使用率过低问题、分析结果是否具备参考价值。</w:t>
      </w:r>
    </w:p>
    <w:p w14:paraId="6CB5C21E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7. 终局结算与投票环节</w:t>
      </w:r>
      <w:bookmarkEnd w:id="33"/>
    </w:p>
    <w:p w14:paraId="3BFAF0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：子网所有者踢出玩家的筛选逻辑、玩家拉票与博弈策略；</w:t>
      </w:r>
    </w:p>
    <w:p w14:paraId="0130B0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：2/3投票阈值是否合理、合约达成难度是否过高/过低、被踢出玩家游戏体验是否合理。</w:t>
      </w:r>
    </w:p>
    <w:p w14:paraId="535C3267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5.3 数值合理性核查要点</w:t>
      </w:r>
      <w:bookmarkEnd w:id="34"/>
    </w:p>
    <w:p w14:paraId="592A07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初始15筹码</w:t>
      </w:r>
      <w:r>
        <w:rPr>
          <w:rFonts w:ascii="Arial" w:hAnsi="Arial" w:eastAsia="等线" w:cs="Arial"/>
          <w:sz w:val="22"/>
        </w:rPr>
        <w:t>：核查单轮审计、罚款、分配后，玩家筹码波动幅度，判断数值稳定性，统计平均波动率；</w:t>
      </w:r>
    </w:p>
    <w:p w14:paraId="393205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5筹码虚报罚款</w:t>
      </w:r>
      <w:r>
        <w:rPr>
          <w:rFonts w:ascii="Arial" w:hAnsi="Arial" w:eastAsia="等线" w:cs="Arial"/>
          <w:sz w:val="22"/>
        </w:rPr>
        <w:t>：虚报成功单次收益约2筹码，风险收益比1:2.5，核查该制衡比例是否合理；</w:t>
      </w:r>
    </w:p>
    <w:p w14:paraId="2D637C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4筹码举报奖励</w:t>
      </w:r>
      <w:r>
        <w:rPr>
          <w:rFonts w:ascii="Arial" w:hAnsi="Arial" w:eastAsia="等线" w:cs="Arial"/>
          <w:sz w:val="22"/>
        </w:rPr>
        <w:t>：举报零成本、奖励稳定，核查是否会出现全员恶意举报、破坏博弈平衡的情况；</w:t>
      </w:r>
    </w:p>
    <w:p w14:paraId="2F2FC8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单轮8筹码抽取</w:t>
      </w:r>
      <w:r>
        <w:rPr>
          <w:rFonts w:ascii="Arial" w:hAnsi="Arial" w:eastAsia="等线" w:cs="Arial"/>
          <w:sz w:val="22"/>
        </w:rPr>
        <w:t>：公共池初始仅14筹码，三轮累计需支出24筹码，存在透支风险，需测试公共池负数情况，可按需下调至6/4筹码；</w:t>
      </w:r>
    </w:p>
    <w:p w14:paraId="4588B9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大模型档位定价</w:t>
      </w:r>
      <w:r>
        <w:rPr>
          <w:rFonts w:ascii="Arial" w:hAnsi="Arial" w:eastAsia="等线" w:cs="Arial"/>
          <w:sz w:val="22"/>
        </w:rPr>
        <w:t>：低端1筹码性价比极高，高端6筹码成本偏高，核查高端功能是否存在闲置无用的问题；</w:t>
      </w:r>
    </w:p>
    <w:p w14:paraId="70FF47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6. </w:t>
      </w:r>
      <w:r>
        <w:rPr>
          <w:rFonts w:ascii="Arial" w:hAnsi="Arial" w:eastAsia="等线" w:cs="Arial"/>
          <w:b/>
          <w:sz w:val="22"/>
        </w:rPr>
        <w:t>2/3投票阈值</w:t>
      </w:r>
      <w:r>
        <w:rPr>
          <w:rFonts w:ascii="Arial" w:hAnsi="Arial" w:eastAsia="等线" w:cs="Arial"/>
          <w:sz w:val="22"/>
        </w:rPr>
        <w:t>：测试7人满员、5人存活等不同人数场景下，合约达成难度是否均衡。</w:t>
      </w:r>
    </w:p>
    <w:p w14:paraId="35547D4C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5.4 官方测试方法</w:t>
      </w:r>
      <w:bookmarkEnd w:id="35"/>
      <w:r>
        <w:br w:type="textWrapping"/>
      </w:r>
      <w:ins w:id="2005" w:author="AI Assistant" w:date="2026-05-23T00:00:00Z">
        <w:r>
          <w:rPr>
            <w:rFonts w:ascii="Arial" w:hAnsi="Arial" w:eastAsia="等线" w:cs="Arial"/>
            <w:sz w:val="22"/>
          </w:rPr>
          <w:t>（evidence pack 建议）在 repo 固化：纸上推演表格、试玩记录、参数敏感性统计（公共池透支概率、角色收益方差、合约达成率）+ 一份样例日志回放；并附挑战证据包模板（evidence.json / repro_steps.md / artifacts/）。</w:t>
        </w:r>
      </w:ins>
    </w:p>
    <w:p w14:paraId="2E6862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纸上推演</w:t>
      </w:r>
      <w:r>
        <w:rPr>
          <w:rFonts w:ascii="Arial" w:hAnsi="Arial" w:eastAsia="等线" w:cs="Arial"/>
          <w:sz w:val="22"/>
        </w:rPr>
        <w:t>：使用表格模拟完整单轮对局，记录所有决策分支、筹码变动数据，排查数值漏洞；</w:t>
      </w:r>
    </w:p>
    <w:p w14:paraId="19D14B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小规模试玩</w:t>
      </w:r>
      <w:r>
        <w:rPr>
          <w:rFonts w:ascii="Arial" w:hAnsi="Arial" w:eastAsia="等线" w:cs="Arial"/>
          <w:sz w:val="22"/>
        </w:rPr>
        <w:t>：试玩1-2轮，收集直观体验反馈；</w:t>
      </w:r>
    </w:p>
    <w:p w14:paraId="2CC3BF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核心问题核查清单</w:t>
      </w:r>
      <w:r>
        <w:rPr>
          <w:rFonts w:ascii="Arial" w:hAnsi="Arial" w:eastAsia="等线" w:cs="Arial"/>
          <w:sz w:val="22"/>
        </w:rPr>
        <w:t>：是否存在角色强弱失衡、规则歧义与遗漏、固定必胜策略、运气占比过高、策略单一等问题；</w:t>
      </w:r>
    </w:p>
    <w:p w14:paraId="1CC247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动态数值调优</w:t>
      </w:r>
      <w:r>
        <w:rPr>
          <w:rFonts w:ascii="Arial" w:hAnsi="Arial" w:eastAsia="等线" w:cs="Arial"/>
          <w:sz w:val="22"/>
        </w:rPr>
        <w:t>：根据试玩反馈，微调罚款、审计费、分配比例等核心参数，反复测试平衡度。</w:t>
      </w:r>
    </w:p>
    <w:p w14:paraId="704ED9B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5451637">
      <w:pPr>
        <w:spacing w:before="380" w:after="140" w:line="288" w:lineRule="auto"/>
        <w:ind w:left="0"/>
        <w:jc w:val="left"/>
        <w:outlineLvl w:val="0"/>
      </w:pPr>
      <w:bookmarkStart w:id="36" w:name="heading_36"/>
      <w:r>
        <w:rPr>
          <w:rFonts w:ascii="Arial" w:hAnsi="Arial" w:eastAsia="等线" w:cs="Arial"/>
          <w:b/>
          <w:sz w:val="36"/>
        </w:rPr>
        <w:t>六、测试结果记录模板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4364E09F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130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测试轮次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4B2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玩家角色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4FA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初始筹码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97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单轮净变化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4B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最终筹码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44D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合约是否达成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7E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体验评分(1-5分)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5C3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问题反馈</w:t>
            </w:r>
          </w:p>
        </w:tc>
      </w:tr>
      <w:tr w14:paraId="33653F2E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9E2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38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7E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989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605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288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是/否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959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51E44">
            <w:pPr>
              <w:spacing w:before="120" w:after="120" w:line="288" w:lineRule="auto"/>
              <w:ind w:left="0"/>
              <w:jc w:val="left"/>
            </w:pPr>
          </w:p>
        </w:tc>
      </w:tr>
      <w:tr w14:paraId="36DFB7C3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A7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23D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验证者A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DB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6821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BAF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956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是/否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526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66DB3">
            <w:pPr>
              <w:spacing w:before="120" w:after="120" w:line="288" w:lineRule="auto"/>
              <w:ind w:left="0"/>
              <w:jc w:val="left"/>
            </w:pPr>
          </w:p>
        </w:tc>
      </w:tr>
      <w:tr w14:paraId="7D6B72F8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E6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00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矿工A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D1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3EB6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95A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0C9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是/否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7DE2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B19E6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B4BCE1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88D6B7">
      <w:pPr>
        <w:spacing w:before="380" w:after="140" w:line="288" w:lineRule="auto"/>
        <w:ind w:left="0"/>
        <w:jc w:val="left"/>
        <w:outlineLvl w:val="0"/>
      </w:pPr>
      <w:bookmarkStart w:id="37" w:name="heading_37"/>
      <w:r>
        <w:rPr>
          <w:rFonts w:ascii="Arial" w:hAnsi="Arial" w:eastAsia="等线" w:cs="Arial"/>
          <w:b/>
          <w:sz w:val="36"/>
        </w:rPr>
        <w:t>七、附录：玩家快速参考卡</w:t>
      </w:r>
      <w:bookmarkEnd w:id="37"/>
    </w:p>
    <w:p w14:paraId="287B368D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7.1 标准轮次行动顺序</w:t>
      </w:r>
      <w:bookmarkEnd w:id="38"/>
    </w:p>
    <w:p w14:paraId="4206AF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矿工秘密提交质量声明 → 子网所有者生成真实质量数据并记录；</w:t>
      </w:r>
    </w:p>
    <w:p w14:paraId="12F8F4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验证者完成打分排名、匿名举报、初步匿名交易；</w:t>
      </w:r>
    </w:p>
    <w:p w14:paraId="68DE0F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子网所有者选择性发起审计（1筹码/矿工）；</w:t>
      </w:r>
    </w:p>
    <w:p w14:paraId="041B6A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公共池发放单轮8筹码额外奖励；</w:t>
      </w:r>
    </w:p>
    <w:p w14:paraId="5804B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全局开放自由匿名交易；</w:t>
      </w:r>
    </w:p>
    <w:p w14:paraId="219D22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子网所有者可选大模型数据分析；</w:t>
      </w:r>
    </w:p>
    <w:p w14:paraId="3BBCA9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记录本轮所有数据，进入下一轮。</w:t>
      </w:r>
    </w:p>
    <w:p w14:paraId="56E6B978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7.2 第三轮终局专属流程</w:t>
      </w:r>
      <w:bookmarkEnd w:id="39"/>
    </w:p>
    <w:p w14:paraId="515907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全员矿工强制审计 → 违规玩家踢出 → 验证者提交最终报告 → 合谋质疑核查 → 合约投票 → 最终奖励结算分配</w:t>
      </w:r>
    </w:p>
    <w:p w14:paraId="4C2B5C9C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7.3 核心规则速记</w:t>
      </w:r>
      <w:bookmarkEnd w:id="40"/>
    </w:p>
    <w:p w14:paraId="48C872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子网所有者投票权重：默认0.5，公开大模型报告后升级为1.0；</w:t>
      </w:r>
    </w:p>
    <w:p w14:paraId="0A01EB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全局公共目标：三轮累计矿工真实贡献星数需达标（子网所有者自定义）；</w:t>
      </w:r>
    </w:p>
    <w:p w14:paraId="6ACAC1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虚报违规惩罚：罚没5筹码，审计者得4筹码、公共池+1筹码；</w:t>
      </w:r>
    </w:p>
    <w:p w14:paraId="163128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验证者合谋惩罚：经投票证实违规后，单人工罚5筹码。</w:t>
      </w:r>
      <w:bookmarkStart w:id="41" w:name="_GoBack"/>
      <w:bookmarkEnd w:id="41"/>
    </w:p>
    <w:sectPr>
      <w:headerReference w:type="default" r:id="rId7"/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C91D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5A32D"/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006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CF447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2026-05-21T17:37:00Z</dcterms:created>
  <dc:creator>Apache POI</dc:creator>
  <cp:lastModifiedBy>青衫如故</cp:lastModifiedBy>
  <dcterms:modified xsi:type="dcterms:W3CDTF">2026-05-21T17:37:44Z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91737BCFEABD841D68D20E6A749CF830_42</vt:lpwstr>
  </property>
</Properties>
</file>